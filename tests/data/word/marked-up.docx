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reporting odds ratio was </w:t>
      </w:r>
      <w:del w:id="22" w:author="Revision" w:date="2026-10-21T00:00:00Z">
        <w:r>
          <w:delText xml:space="preserve">3.84</w:delText>
        </w:r>
      </w:del>
      <w:ins w:id="23" w:author="Revision" w:date="2026-10-21T00:00:00Z">
        <w:r>
          <w:t xml:space="preserve">3.91</w:t>
        </w:r>
      </w:ins>
      <w:r>
        <w:t xml:space="preserve"> (95% CI </w:t>
      </w:r>
      <w:del w:id="24" w:author="Revision" w:date="2026-10-21T00:00:00Z">
        <w:r>
          <w:delText xml:space="preserve">2.89</w:delText>
        </w:r>
      </w:del>
      <w:ins w:id="25" w:author="Revision" w:date="2026-10-21T00:00:00Z">
        <w:r>
          <w:t xml:space="preserve">2.95</w:t>
        </w:r>
      </w:ins>
      <w:r>
        <w:t xml:space="preserve"> to </w:t>
      </w:r>
      <w:del w:id="26" w:author="Revision" w:date="2026-10-21T00:00:00Z">
        <w:r>
          <w:delText xml:space="preserve">5.12</w:delText>
        </w:r>
      </w:del>
      <w:ins w:id="27" w:author="Revision" w:date="2026-10-21T00:00:00Z">
        <w:r>
          <w:t xml:space="preserve">5.20</w:t>
        </w:r>
      </w:ins>
      <w:r>
        <w:t xml:space="preserve">) in the </w:t>
      </w:r>
      <w:del w:id="28" w:author="Revision" w:date="2026-10-21T00:00:00Z">
        <w:r>
          <w:delText xml:space="preserve">main</w:delText>
        </w:r>
      </w:del>
      <w:ins w:id="29" w:author="Revision" w:date="2026-10-21T00:00:00Z">
        <w:r>
          <w:t xml:space="preserve">primary</w:t>
        </w:r>
      </w:ins>
      <w:r>
        <w:t xml:space="preserve"> analysis (Alpha 2020</w:t>
      </w:r>
      <w:ins w:id="30" w:author="Revision" w:date="2026-10-21T00:00:00Z">
        <w:r>
          <w:t xml:space="preserve">; Beta 2021</w:t>
        </w:r>
      </w:ins>
      <w:r>
        <w:t xml:space="preserve">).</w:t>
      </w:r>
    </w:p>
    <w:p>
      <w:pPr>
        <w:pStyle w:val="BodyText"/>
        <w:rPr>
          <w:del w:id="32" w:author="Revision" w:date="2026-10-21T00:00:00Z"/>
        </w:rPr>
      </w:pPr>
      <w:del w:id="31" w:author="Revision" w:date="2026-10-21T00:00:00Z">
        <w:r>
          <w:delText xml:space="preserve">This paragraph will move to the end of the methods.</w:delText>
        </w:r>
      </w:del>
    </w:p>
    <w:p>
      <w:pPr>
        <w:pStyle w:val="BodyText"/>
      </w:pPr>
      <w:r>
        <w:t xml:space="preserve">A sentence with a </w:t>
      </w:r>
      <w:r>
        <w:rPr>
          <w:i/>
          <w:iCs/>
          <w:rPrChange w:id="33" w:author="Revision" w:date="2026-10-21T00:00:00Z">
            <w:rPr/>
          </w:rPrChange>
        </w:rPr>
        <w:t xml:space="preserve">word</w:t>
      </w:r>
      <w:r>
        <w:t xml:space="preserve"> that becomes italic.</w:t>
      </w:r>
      <w:del w:id="36" w:author="Revision" w:date="2026-10-21T00:00:00Z">
        <w:r>
          <w:rPr>
            <w:rStyle w:val="FootnoteReference"/>
          </w:rPr>
          <w:footnoteReference w:id="14"/>
        </w:r>
      </w:del>
    </w:p>
    <w:bookmarkEnd w:id="9"/>
    <w:bookmarkStart w:id="12" w:name="text-that-becomes-a-heading"/>
    <w:p>
      <w:pPr>
        <w:pStyle w:val="Heading1"/>
        <w:pPrChange w:id="37" w:author="Revision" w:date="2026-10-21T00:00:00Z">
          <w:pPr>
            <w:pStyle w:val="BodyText"/>
          </w:pPr>
        </w:pPrChange>
      </w:pPr>
      <w:r>
        <w:t xml:space="preserve">Text that becomes a heading</w:t>
      </w:r>
    </w:p>
    <w:p>
      <w:pPr>
        <w:pStyle w:val="FirstParagraph"/>
        <w:pPrChange w:id="38" w:author="Revision" w:date="2026-10-21T00:00:00Z">
          <w:pPr>
            <w:pStyle w:val="BodyText"/>
          </w:pPr>
        </w:pPrChange>
      </w:pPr>
      <w:r>
        <w:t xml:space="preserve">See </w:t>
      </w:r>
      <w:del w:id="42" w:author="Revision" w:date="2026-10-21T00:00:00Z">
        <w:r>
          <w:rPr>
            <w:rStyle w:val="Hyperlink"/>
          </w:rPr>
          <w:delText xml:space="preserve">https://example.org/one</w:delText>
        </w:r>
      </w:del>
      <w:hyperlink r:id="rId10">
        <w:ins w:id="39" w:author="Revision" w:date="2026-10-21T00:00:00Z">
          <w:r>
            <w:rPr>
              <w:rStyle w:val="Hyperlink"/>
            </w:rPr>
            <w:t xml:space="preserve">https://example.org/two</w:t>
          </w:r>
        </w:ins>
      </w:hyperlink>
      <w:r>
        <w:t xml:space="preserve"> for the data.</w:t>
      </w:r>
      <w:ins w:id="43" w:author="Revision" w:date="2026-10-21T00:00:00Z">
        <w:r>
          <w:rPr>
            <w:rStyle w:val="FootnoteReference"/>
          </w:rPr>
          <w:footnoteReference w:id="11"/>
        </w:r>
      </w:ins>
    </w:p>
    <w:p>
      <w:pPr>
        <w:pStyle w:val="BodyText"/>
      </w:pPr>
      <w:r>
        <w:t xml:space="preserve">The equation is </w:t>
      </w:r>
      <w:del w:id="44" w:author="Revision" w:date="2026-10-21T00:00:00Z"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</m:oMath>
      </w:del>
      <w:ins w:id="45" w:author="Revision" w:date="2026-10-21T00:00:00Z"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</m:oMath>
      </w:ins>
      <w:r>
        <w:t xml:space="preserve"> inline.</w:t>
      </w:r>
    </w:p>
    <w:p>
      <w:pPr>
        <w:pStyle w:val="BodyText"/>
        <w:rPr>
          <w:del w:id="47" w:author="Revision" w:date="2026-10-21T00:00:00Z"/>
        </w:rPr>
      </w:pPr>
      <w:del w:id="46" w:author="Revision" w:date="2026-10-21T00:00:00Z">
        <m:oMathPara>
          <m:oMathParaPr>
            <m:jc m:val="center"/>
          </m:oMathParaPr>
          <m:oMath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oMath>
        </m:oMathPara>
      </w:del>
    </w:p>
    <w:p>
      <w:pPr>
        <w:pStyle w:val="BodyText"/>
        <w:rPr>
          <w:ins w:id="49" w:author="Revision" w:date="2026-10-21T00:00:00Z"/>
        </w:rPr>
      </w:pPr>
      <w:ins w:id="48" w:author="Revision" w:date="2026-10-21T00:00:00Z">
        <m:oMathPara>
          <m:oMathParaPr>
            <m:jc m:val="center"/>
          </m:oMathParaPr>
          <m:oMath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oMath>
        </m:oMathPara>
      </w:ins>
    </w:p>
    <w:bookmarkEnd w:id="12"/>
    <w:bookmarkStart w:id="17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We analysed </w:t>
      </w:r>
      <w:del w:id="52" w:author="Revision" w:date="2026-10-21T00:00:00Z">
        <w:r>
          <w:delText xml:space="preserve">4000</w:delText>
        </w:r>
      </w:del>
      <w:ins w:id="53" w:author="Revision" w:date="2026-10-21T00:00:00Z">
        <w:r>
          <w:t xml:space="preserve">4012</w:t>
        </w:r>
      </w:ins>
      <w:r>
        <w:t xml:space="preserve"> reports.</w:t>
      </w:r>
      <w:r>
        <w:rPr>
          <w:rStyle w:val="FootnoteReference"/>
        </w:rPr>
        <w:footnoteReference w:id="13"/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0"/>
          <w:numId w:val="1002"/>
        </w:numPr>
        <w:rPr>
          <w:del w:id="55" w:author="Revision" w:date="2026-10-21T00:00:00Z"/>
        </w:rPr>
      </w:pPr>
      <w:del w:id="54" w:author="Revision" w:date="2026-10-21T00:00:00Z">
        <w:r>
          <w:delText xml:space="preserve">second item, to be deleted</w:delText>
        </w:r>
      </w:del>
    </w:p>
    <w:p>
      <w:pPr>
        <w:pStyle w:val="Compact"/>
        <w:numPr>
          <w:ilvl w:val="0"/>
          <w:numId w:val="1001"/>
        </w:numPr>
      </w:pPr>
      <w:r>
        <w:t xml:space="preserve">third item</w:t>
      </w:r>
    </w:p>
    <w:p>
      <w:pPr>
        <w:pStyle w:val="FirstParagraph"/>
        <w:rPr>
          <w:ins w:id="57" w:author="Revision" w:date="2026-10-21T00:00:00Z"/>
        </w:rPr>
      </w:pPr>
      <w:ins w:id="56" w:author="Revision" w:date="2026-10-21T00:00:00Z">
        <w:r>
          <w:t xml:space="preserve">This paragraph will move to the end of the methods.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del w:id="58" w:author="Revision" w:date="2026-10-21T00:00:00Z">
              <w:r>
                <w:delText xml:space="preserve">426</w:delText>
              </w:r>
            </w:del>
            <w:ins w:id="59" w:author="Revision" w:date="2026-10-21T00:00:00Z">
              <w:r>
                <w:t xml:space="preserve">430</w:t>
              </w:r>
            </w:ins>
          </w:p>
        </w:tc>
        <w:tc>
          <w:tcPr/>
          <w:p>
            <w:pPr>
              <w:pStyle w:val="Compact"/>
              <w:jc w:val="right"/>
            </w:pPr>
            <w:del w:id="60" w:author="Revision" w:date="2026-10-21T00:00:00Z">
              <w:r>
                <w:delText xml:space="preserve">10.6</w:delText>
              </w:r>
            </w:del>
            <w:ins w:id="61" w:author="Revision" w:date="2026-10-21T00:00:00Z">
              <w:r>
                <w:t xml:space="preserve">10.7</w:t>
              </w:r>
            </w:ins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del w:id="62" w:author="Revision" w:date="2026-10-21T00:00:00Z">
              <w:r>
                <w:delText xml:space="preserve">3574</w:delText>
              </w:r>
            </w:del>
            <w:ins w:id="63" w:author="Revision" w:date="2026-10-21T00:00:00Z">
              <w:r>
                <w:t xml:space="preserve">3582</w:t>
              </w:r>
            </w:ins>
          </w:p>
        </w:tc>
        <w:tc>
          <w:tcPr/>
          <w:p>
            <w:pPr>
              <w:pStyle w:val="Compact"/>
              <w:jc w:val="right"/>
            </w:pPr>
            <w:del w:id="64" w:author="Revision" w:date="2026-10-21T00:00:00Z">
              <w:r>
                <w:delText xml:space="preserve">89.4</w:delText>
              </w:r>
            </w:del>
            <w:ins w:id="65" w:author="Revision" w:date="2026-10-21T00:00:00Z">
              <w:r>
                <w:t xml:space="preserve">89.3</w:t>
              </w:r>
            </w:ins>
          </w:p>
        </w:tc>
      </w:tr>
      <w:tr>
        <w:trPr>
          <w:ins w:id="66" w:author="Revision" w:date="2026-10-21T00:00:00Z"/>
        </w:trPr>
        <w:tc>
          <w:tcPr/>
          <w:p>
            <w:pPr>
              <w:pStyle w:val="Compact"/>
              <w:rPr>
                <w:ins w:id="68" w:author="Revision" w:date="2026-10-21T00:00:00Z"/>
              </w:rPr>
            </w:pPr>
            <w:ins w:id="67" w:author="Revision" w:date="2026-10-21T00:00:00Z">
              <w:r>
                <w:t xml:space="preserve">C</w:t>
              </w:r>
            </w:ins>
          </w:p>
        </w:tc>
        <w:tc>
          <w:tcPr/>
          <w:p>
            <w:pPr>
              <w:pStyle w:val="Compact"/>
              <w:jc w:val="right"/>
              <w:rPr>
                <w:ins w:id="70" w:author="Revision" w:date="2026-10-21T00:00:00Z"/>
              </w:rPr>
            </w:pPr>
            <w:ins w:id="69" w:author="Revision" w:date="2026-10-21T00:00:00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right"/>
              <w:rPr>
                <w:ins w:id="72" w:author="Revision" w:date="2026-10-21T00:00:00Z"/>
              </w:rPr>
            </w:pPr>
            <w:ins w:id="71" w:author="Revision" w:date="2026-10-21T00:00:00Z">
              <w:r>
                <w:t xml:space="preserve">0.0</w:t>
              </w:r>
            </w:ins>
          </w:p>
        </w:tc>
      </w:tr>
    </w:tbl>
    <w:p>
      <w:pPr>
        <w:pStyle w:val="CaptionedFigure"/>
        <w:rPr>
          <w:del w:id="74" w:author="Revision" w:date="2026-10-21T00:00:00Z"/>
        </w:rPr>
      </w:pPr>
      <w:del w:id="73" w:author="Revision" w:date="2026-10-21T00:00:00Z">
        <w:r>
          <w:drawing>
            <wp:inline>
              <wp:extent cx="50800" cy="50800"/>
              <wp:effectExtent b="0" l="0" r="0" t="0"/>
              <wp:docPr descr="The figure caption." title="" id="16" name="Picture"/>
              <a:graphic>
                <a:graphicData uri="http://schemas.openxmlformats.org/drawingml/2006/picture">
                  <pic:pic>
                    <pic:nvPicPr>
                      <pic:cNvPr descr="red.png" id="17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MarkedUp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800" cy="50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del>
    </w:p>
    <w:p>
      <w:pPr>
        <w:pStyle w:val="CaptionedFigure"/>
        <w:rPr>
          <w:ins w:id="76" w:author="Revision" w:date="2026-10-21T00:00:00Z"/>
        </w:rPr>
      </w:pPr>
      <w:ins w:id="75" w:author="Revision" w:date="2026-10-21T00:00:00Z">
        <w:r>
          <w:drawing>
            <wp:inline>
              <wp:extent cx="50800" cy="50800"/>
              <wp:effectExtent b="0" l="0" r="0" t="0"/>
              <wp:docPr descr="The figure caption, revised." title="" id="15" name="Picture"/>
              <a:graphic>
                <a:graphicData uri="http://schemas.openxmlformats.org/drawingml/2006/picture">
                  <pic:pic>
                    <pic:nvPicPr>
                      <pic:cNvPr descr="blue.png" id="16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800" cy="50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r>
        <w:t xml:space="preserve">The figure caption</w:t>
      </w:r>
      <w:ins w:id="77" w:author="Revision" w:date="2026-10-21T00:00:00Z">
        <w:r>
          <w:t xml:space="preserve">, revised</w:t>
        </w:r>
      </w:ins>
      <w:r>
        <w:t xml:space="preserve">.</w:t>
      </w:r>
    </w:p>
    <w:p>
      <w:pPr>
        <w:pStyle w:val="BodyText"/>
        <w:rPr>
          <w:del w:id="79" w:author="Revision" w:date="2026-10-21T00:00:00Z"/>
        </w:rPr>
      </w:pPr>
      <w:del w:id="78" w:author="Revision" w:date="2026-10-21T00:00:00Z">
        <w:r>
          <w:delText xml:space="preserve">A paragraph deleted before a table.</w:delText>
        </w:r>
      </w:del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del w:id="80" w:author="Revision" w:date="2026-10-21T00:00:00Z"/>
        </w:trPr>
        <w:tc>
          <w:tcPr/>
          <w:p>
            <w:pPr>
              <w:pStyle w:val="Compact"/>
              <w:rPr>
                <w:del w:id="82" w:author="Revision" w:date="2026-10-21T00:00:00Z"/>
              </w:rPr>
            </w:pPr>
            <w:del w:id="81" w:author="Revision" w:date="2026-10-21T00:00:00Z">
              <w:r>
                <w:delText xml:space="preserve">Only</w:delText>
              </w:r>
            </w:del>
          </w:p>
        </w:tc>
        <w:tc>
          <w:tcPr/>
          <w:p>
            <w:pPr>
              <w:pStyle w:val="Compact"/>
              <w:rPr>
                <w:del w:id="84" w:author="Revision" w:date="2026-10-21T00:00:00Z"/>
              </w:rPr>
            </w:pPr>
            <w:del w:id="83" w:author="Revision" w:date="2026-10-21T00:00:00Z">
              <w:r>
                <w:delText xml:space="preserve">Two</w:delText>
              </w:r>
            </w:del>
          </w:p>
        </w:tc>
      </w:tr>
      <w:tr>
        <w:trPr>
          <w:del w:id="85" w:author="Revision" w:date="2026-10-21T00:00:00Z"/>
        </w:trPr>
        <w:tc>
          <w:tcPr/>
          <w:p>
            <w:pPr>
              <w:pStyle w:val="Compact"/>
              <w:rPr>
                <w:del w:id="87" w:author="Revision" w:date="2026-10-21T00:00:00Z"/>
              </w:rPr>
            </w:pPr>
            <w:del w:id="86" w:author="Revision" w:date="2026-10-21T00:00:00Z">
              <w:r>
                <w:delText xml:space="preserve">x</w:delText>
              </w:r>
            </w:del>
          </w:p>
        </w:tc>
        <w:tc>
          <w:tcPr/>
          <w:p>
            <w:pPr>
              <w:pStyle w:val="Compact"/>
              <w:rPr>
                <w:del w:id="89" w:author="Revision" w:date="2026-10-21T00:00:00Z"/>
              </w:rPr>
            </w:pPr>
            <w:del w:id="88" w:author="Revision" w:date="2026-10-21T00:00:00Z">
              <w:r>
                <w:delText xml:space="preserve">y</w:delText>
              </w:r>
            </w:del>
          </w:p>
        </w:tc>
      </w:tr>
    </w:tbl>
    <w:p>
      <w:pPr>
        <w:rPr>
          <w:del w:id="112" w:author="Revision" w:date="2026-10-21T00:00:00Z"/>
        </w:rPr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ins w:id="90" w:author="Revision" w:date="2026-10-21T00:00:00Z"/>
        </w:trPr>
        <w:tc>
          <w:tcPr/>
          <w:p>
            <w:pPr>
              <w:pStyle w:val="Compact"/>
              <w:rPr>
                <w:ins w:id="92" w:author="Revision" w:date="2026-10-21T00:00:00Z"/>
              </w:rPr>
            </w:pPr>
            <w:ins w:id="91" w:author="Revision" w:date="2026-10-21T00:00:00Z">
              <w:r>
                <w:t xml:space="preserve">Now</w:t>
              </w:r>
            </w:ins>
          </w:p>
        </w:tc>
        <w:tc>
          <w:tcPr/>
          <w:p>
            <w:pPr>
              <w:pStyle w:val="Compact"/>
              <w:rPr>
                <w:ins w:id="94" w:author="Revision" w:date="2026-10-21T00:00:00Z"/>
              </w:rPr>
            </w:pPr>
            <w:ins w:id="93" w:author="Revision" w:date="2026-10-21T00:00:00Z">
              <w:r>
                <w:t xml:space="preserve">Three</w:t>
              </w:r>
            </w:ins>
          </w:p>
        </w:tc>
        <w:tc>
          <w:tcPr/>
          <w:p>
            <w:pPr>
              <w:pStyle w:val="Compact"/>
              <w:rPr>
                <w:ins w:id="96" w:author="Revision" w:date="2026-10-21T00:00:00Z"/>
              </w:rPr>
            </w:pPr>
            <w:ins w:id="95" w:author="Revision" w:date="2026-10-21T00:00:00Z">
              <w:r>
                <w:t xml:space="preserve">Columns</w:t>
              </w:r>
            </w:ins>
          </w:p>
        </w:tc>
      </w:tr>
      <w:tr>
        <w:trPr>
          <w:ins w:id="97" w:author="Revision" w:date="2026-10-21T00:00:00Z"/>
        </w:trPr>
        <w:tc>
          <w:tcPr/>
          <w:p>
            <w:pPr>
              <w:pStyle w:val="Compact"/>
              <w:rPr>
                <w:ins w:id="99" w:author="Revision" w:date="2026-10-21T00:00:00Z"/>
              </w:rPr>
            </w:pPr>
            <w:ins w:id="98" w:author="Revision" w:date="2026-10-21T00:00:00Z">
              <w:r>
                <w:t xml:space="preserve">x</w:t>
              </w:r>
            </w:ins>
          </w:p>
        </w:tc>
        <w:tc>
          <w:tcPr/>
          <w:p>
            <w:pPr>
              <w:pStyle w:val="Compact"/>
              <w:rPr>
                <w:ins w:id="101" w:author="Revision" w:date="2026-10-21T00:00:00Z"/>
              </w:rPr>
            </w:pPr>
            <w:ins w:id="100" w:author="Revision" w:date="2026-10-21T00:00:00Z">
              <w:r>
                <w:t xml:space="preserve">y</w:t>
              </w:r>
            </w:ins>
          </w:p>
        </w:tc>
        <w:tc>
          <w:tcPr/>
          <w:p>
            <w:pPr>
              <w:pStyle w:val="Compact"/>
              <w:rPr>
                <w:ins w:id="103" w:author="Revision" w:date="2026-10-21T00:00:00Z"/>
              </w:rPr>
            </w:pPr>
            <w:ins w:id="102" w:author="Revision" w:date="2026-10-21T00:00:00Z">
              <w:r>
                <w:t xml:space="preserve">z</w:t>
              </w:r>
            </w:ins>
          </w:p>
        </w:tc>
      </w:tr>
    </w:tbl>
    <w:p>
      <w:pPr>
        <w:pStyle w:val="BodyText"/>
        <w:rPr>
          <w:ins w:id="105" w:author="Revision" w:date="2026-10-21T00:00:00Z"/>
        </w:rPr>
      </w:pPr>
      <w:ins w:id="104" w:author="Revision" w:date="2026-10-21T00:00:00Z">
        <w:r>
          <w:t xml:space="preserve">A paragraph that is new.</w:t>
        </w:r>
      </w:ins>
    </w:p>
    <w:bookmarkEnd w:id="17"/>
    <w:bookmarkStart w:id="21" w:name="references"/>
    <w:p>
      <w:pPr>
        <w:pStyle w:val="Heading1"/>
      </w:pPr>
      <w:r>
        <w:t xml:space="preserve">References</w:t>
      </w:r>
    </w:p>
    <w:bookmarkStart w:id="20" w:name="refs"/>
    <w:bookmarkStart w:id="18" w:name="ref-a2020"/>
    <w:p>
      <w:pPr>
        <w:pStyle w:val="Bibliography"/>
      </w:pPr>
      <w:r>
        <w:t xml:space="preserve">Alpha, Ann. 2020.</w:t>
      </w:r>
      <w:r>
        <w:t xml:space="preserve"> </w:t>
      </w:r>
      <w:r>
        <w:t xml:space="preserve">“First Work.”</w:t>
      </w:r>
      <w:r>
        <w:t xml:space="preserve"> </w:t>
      </w:r>
      <w:r>
        <w:rPr>
          <w:i/>
          <w:iCs/>
        </w:rPr>
        <w:t xml:space="preserve">J One</w:t>
      </w:r>
      <w:r>
        <w:t xml:space="preserve">.</w:t>
      </w:r>
    </w:p>
    <w:bookmarkEnd w:id="18"/>
    <w:bookmarkStart w:id="19" w:name="ref-b2021"/>
    <w:p>
      <w:pPr>
        <w:pStyle w:val="BodyText"/>
        <w:rPr>
          <w:del w:id="107" w:author="Revision" w:date="2026-10-21T00:00:00Z"/>
        </w:rPr>
      </w:pPr>
      <w:del w:id="106" w:author="Revision" w:date="2026-10-21T00:00:00Z">
        <w:r>
          <w:delText xml:space="preserve">The last two paragraphs.</w:delText>
        </w:r>
      </w:del>
    </w:p>
    <w:p>
      <w:pPr>
        <w:pStyle w:val="BodyText"/>
        <w:rPr>
          <w:del w:id="109" w:author="Revision" w:date="2026-10-21T00:00:00Z"/>
        </w:rPr>
      </w:pPr>
      <w:del w:id="108" w:author="Revision" w:date="2026-10-21T00:00:00Z">
        <w:r>
          <w:delText xml:space="preserve">Are deleted here.</w:delText>
        </w:r>
      </w:del>
    </w:p>
    <w:p>
      <w:pPr>
        <w:pStyle w:val="Bibliography"/>
        <w:rPr/>
      </w:pPr>
      <w:ins w:id="110" w:author="Revision" w:date="2026-10-21T00:00:00Z">
        <w:r>
          <w:t xml:space="preserve">Beta, Ben. 2021.</w:t>
        </w:r>
        <w:r>
          <w:t xml:space="preserve"> </w:t>
        </w:r>
        <w:r>
          <w:t xml:space="preserve">“Second Work.”</w:t>
        </w:r>
        <w:r>
          <w:t xml:space="preserve"> </w:t>
        </w:r>
        <w:r>
          <w:rPr>
            <w:i/>
            <w:iCs/>
          </w:rPr>
          <w:t xml:space="preserve">J Two</w:t>
        </w:r>
        <w:r>
          <w:t xml:space="preserve">.</w:t>
        </w:r>
      </w:ins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  <w:rPr>
          <w:ins w:id="41" w:author="Revision" w:date="2026-10-21T00:00:00Z"/>
        </w:rPr>
      </w:pPr>
      <w:ins w:id="40" w:author="Revision" w:date="2026-10-21T00:00:00Z">
        <w:r>
          <w:rPr>
            <w:rStyle w:val="FootnoteReference"/>
          </w:rPr>
          <w:footnoteRef/>
        </w:r>
        <w:r>
          <w:t xml:space="preserve"> </w:t>
        </w:r>
        <w:r>
          <w:t xml:space="preserve">A note that comes.</w:t>
        </w:r>
      </w:ins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A footnote that says </w:t>
      </w:r>
      <w:del w:id="50" w:author="Revision" w:date="2026-10-21T00:00:00Z">
        <w:r>
          <w:delText xml:space="preserve">one</w:delText>
        </w:r>
      </w:del>
      <w:ins w:id="51" w:author="Revision" w:date="2026-10-21T00:00:00Z">
        <w:r>
          <w:t xml:space="preserve">another</w:t>
        </w:r>
      </w:ins>
      <w:r>
        <w:t xml:space="preserve"> thing.</w:t>
      </w:r>
    </w:p>
  </w:footnote>
  <w:footnote w:id="14">
    <w:p>
      <w:pPr>
        <w:pStyle w:val="FootnoteText"/>
        <w:rPr>
          <w:del w:id="35" w:author="Revision" w:date="2026-10-21T00:00:00Z"/>
        </w:rPr>
      </w:pPr>
      <w:del w:id="34" w:author="Revision" w:date="2026-10-21T00:00:00Z">
        <w:r>
          <w:rPr>
            <w:rStyle w:val="FootnoteReference"/>
          </w:rPr>
          <w:footnoteRef/>
        </w:r>
        <w:r>
          <w:delText xml:space="preserve"> </w:delText>
        </w:r>
        <w:r>
          <w:delText xml:space="preserve">The note that goes.</w:delText>
        </w:r>
      </w:del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0" Target="https://example.org/two" TargetMode="External" /><Relationship Id="rIdMarkedUp1" Type="http://schemas.openxmlformats.org/officeDocument/2006/relationships/image" Target="media/marked-up-1.png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xample.org/tw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2026-10-21T05:53:50Z</dcterms:created>
  <dcterms:modified xsi:type="dcterms:W3CDTF">2026-10-21T05:53:50Z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nuscript-guard-marked-up">
    <vt:lpwstr>{"form":"tracked","round":null,"since":"100d9f434f79b3873092e1d39b290ccec15dd2c1dafc2ceb59904b1292d44fce"}</vt:lpwstr>
  </property>
</Properties>
</file>